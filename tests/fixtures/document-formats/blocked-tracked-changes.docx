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混亂客服紀錄</w:t>
      </w:r>
    </w:p>
    <w:p>
      <w:r>
        <w:t>姓名：王測試，手機：</w:t>
      </w:r>
      <w:r>
        <w:t>0900-</w:t>
      </w:r>
      <w:r>
        <w:t>000-</w:t>
      </w:r>
      <w:r>
        <w:t>001</w:t>
      </w:r>
    </w:p>
    <w:p>
      <w:r>
        <w:t>Email：</w:t>
      </w:r>
      <w:r>
        <w:t>case.alpha@</w:t>
      </w:r>
      <w:r>
        <w:t>example.invalid</w:t>
      </w:r>
      <w:r>
        <w:br/>
        <w:t>地址：臺北市測試區不存在路 99 號 88 樓</w:t>
      </w:r>
    </w:p>
    <w:p>
      <w:commentRangeStart w:id="0"/>
      <w:r>
        <w:t>這段有註解</w:t>
      </w:r>
      <w:commentRangeEnd w:id="0"/>
      <w:r>
        <w:commentReference w:id="0"/>
      </w:r>
    </w:p>
    <w:p>
      <w:r>
        <w:rPr>
          <w:vanish/>
        </w:rPr>
        <w:t>隱藏聯絡人 case.beta@example.invalid</w:t>
      </w:r>
    </w:p>
    <w:p>
      <w:hyperlink r:id="rIdLink">
        <w:r>
          <w:t>寄給合成客服</w:t>
        </w:r>
      </w:hyperlink>
    </w:p>
    <w:tbl>
      <w:tblPr/>
      <w:tblGrid>
        <w:gridCol w:w="2400"/>
        <w:gridCol w:w="3600"/>
      </w:tblGrid>
      <w:tr>
        <w:tc>
          <w:tcPr/>
          <w:p>
            <w:r>
              <w:t>欄位</w:t>
            </w:r>
          </w:p>
        </w:tc>
        <w:tc>
          <w:tcPr/>
          <w:p>
            <w:r>
              <w:t>內容</w:t>
            </w:r>
          </w:p>
        </w:tc>
      </w:tr>
      <w:tr>
        <w:tc>
          <w:tcPr/>
          <w:p>
            <w:r>
              <w:t>電話</w:t>
            </w:r>
          </w:p>
        </w:tc>
        <w:tc>
          <w:tcPr/>
          <w:p>
            <w:r>
              <w:t>0900 000 002</w:t>
            </w:r>
          </w:p>
        </w:tc>
      </w:tr>
      <w:tr>
        <w:tc>
          <w:tcPr>
            <w:gridSpan w:val="2"/>
          </w:tcPr>
          <w:p>
            <w:r>
              <w:t>合併欄：audit.owner@example.invalid</w:t>
            </w:r>
          </w:p>
        </w:tc>
      </w:tr>
    </w:tbl>
    <w:p>
      <w:r>
        <w:t>註腳內容</w:t>
      </w:r>
      <w:r>
        <w:footnoteReference w:id="1"/>
      </w:r>
    </w:p>
    <w:p>
      <w:ins w:id="5" w:author="測試修訂者">
        <w:r>
          <w:t>新增 0900-000-003</w:t>
        </w:r>
      </w:ins>
      <w:del w:id="6" w:author="測試修訂者">
        <w:r>
          <w:delText>刪除 audit.owner@example.invalid</w:delText>
        </w:r>
      </w:del>
    </w:p>
    <w:sectPr>
      <w:headerReference w:type="default" r:id="rIdHeader"/>
      <w:footerReference w:type="default" r:id="rIdFooter"/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測試審核員" w:initials="QA">
    <w:p>
      <w:r>
        <w:t>註解 Email：audit.owner@example.invalid</w:t>
      </w:r>
    </w:p>
  </w:comment>
</w:comments>
</file>

<file path=word/footer1.xml><?xml version="1.0" encoding="utf-8"?>
<w:ftr xmlns:w="http://schemas.openxmlformats.org/wordprocessingml/2006/main">
  <w:p>
    <w:r>
      <w:t>機密測試文件｜PROJECT-SYNTHETIC-ALPHA</w:t>
    </w:r>
  </w:p>
</w:ftr>
</file>

<file path=word/footnotes.xml><?xml version="1.0" encoding="utf-8"?>
<w:footnotes xmlns:w="http://schemas.openxmlformats.org/wordprocessingml/2006/main">
  <w:footnote w:id="-1">
    <w:p/>
  </w:footnote>
  <w:footnote w:id="0">
    <w:p/>
  </w:footnote>
  <w:footnote w:id="1">
    <w:p>
      <w:r>
        <w:t>註腳電話 0900-000-003</w:t>
      </w:r>
    </w:p>
  </w:footnote>
</w:footnotes>
</file>

<file path=word/header1.xml><?xml version="1.0" encoding="utf-8"?>
<w:hdr xmlns:w="http://schemas.openxmlformats.org/wordprocessingml/2006/main">
  <w:p>
    <w:r>
      <w:t>頁首：不存在測試科技股份有限公司｜0900-000-003</w:t>
    </w:r>
  </w:p>
</w:hdr>
</file>

<file path=word/styles.xml><?xml version="1.0" encoding="utf-8"?>
<w:styles xmlns:w="http://schemas.openxmlformats.org/wordprocessingml/2006/main">
  <w:style w:type="paragraph" w:default="1" w:styleId="Normal">
    <w:name w:val="一般"/>
    <w:qFormat/>
  </w:style>
  <w:style w:type="character" w:styleId="SensitiveStyle">
    <w:name w:val="合成敏感樣式"/>
    <w:rPr>
      <w:color w:val="FF0000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Footnotes" Type="http://schemas.openxmlformats.org/officeDocument/2006/relationships/footnotes" Target="footnotes.xml"/>
<Relationship Id="rIdComments" Type="http://schemas.openxmlformats.org/officeDocument/2006/relationships/comments" Target="comments.xml"/>
<Relationship Id="rIdLink" Type="http://schemas.openxmlformats.org/officeDocument/2006/relationships/hyperlink" Target="mailto:case.alpha@example.invalid" TargetMode="External"/>
</Relationships>
</file>

<file path=docProps/app.xml><?xml version="1.0" encoding="utf-8"?>
<Properties xmlns="http://schemas.openxmlformats.org/officeDocument/2006/extended-properties">
  <Application>Hans SafeDoc Synthetic Generator</Application>
  <Company>不存在測試科技股份有限公司</Company>
</Properties>
</file>

<file path=docProps/core.xml><?xml version="1.0" encoding="utf-8"?>
<cp:coreProperties xmlns:cp="http://schemas.openxmlformats.org/package/2006/metadata/core-properties" xmlns:dc="http://purl.org/dc/elements/1.1/">
  <dc:title>合成混亂文件</dc:title>
  <dc:creator>王測試</dc:creator>
  <cp:lastModifiedBy>林範例</cp:lastModifiedBy>
</cp:coreProperties>
</file>